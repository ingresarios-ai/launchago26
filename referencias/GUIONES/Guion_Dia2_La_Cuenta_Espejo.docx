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0cc"/>
          <w:sz w:val="20"/>
          <w:szCs w:val="20"/>
          <w:rtl w:val="0"/>
        </w:rPr>
        <w:t>EL JUEGO MENTAL DEL DINERO  ·  GUIÓN DE 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e14"/>
          <w:sz w:val="48"/>
          <w:szCs w:val="48"/>
          <w:rtl w:val="0"/>
        </w:rPr>
        <w:t>LIVE DÍA 2 — LA CUENTA ESPEJO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a6472"/>
          <w:sz w:val="24"/>
          <w:szCs w:val="24"/>
          <w:rtl w:val="0"/>
        </w:rPr>
        <w:t>45 minutos · YouTube Live · la bitácora real se abre en pantalla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0090cc" w:space="4" w:sz="12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e14"/>
          <w:sz w:val="34"/>
          <w:szCs w:val="34"/>
          <w:rtl w:val="0"/>
        </w:rPr>
        <w:t>Objetivo del día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21"/>
          <w:szCs w:val="21"/>
          <w:rtl w:val="0"/>
        </w:rPr>
        <w:t>Credibilidad irreversible. Hoy se paga el open loop más grande del día 1: la cuenta real, sin pixelar. La tesis del lanzamiento se demuestra con evidencia: tu cuenta es el espejo de tu mente. Al salir, cada participante debe pensar: “este tipo me mostró lo que TODOS esconden — a este sí le creo”.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0"/>
        <w:gridCol w:w="1650"/>
        <w:gridCol w:w="4030"/>
        <w:gridCol w:w="2650"/>
        <w:tblGridChange w:id="0">
          <w:tblGrid>
            <w:gridCol w:w="1750"/>
            <w:gridCol w:w="1650"/>
            <w:gridCol w:w="4030"/>
            <w:gridCol w:w="2650"/>
          </w:tblGrid>
        </w:tblGridChange>
      </w:tblGrid>
      <w:tr>
        <w:trPr>
          <w:cantSplit w:val="0"/>
          <w:tblHeader w:val="1"/>
        </w:trPr>
        <w:tc>
          <w:tcPr>
            <w:shd w:fill="0a0e1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Bloque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0e1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0e1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0e1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Interacción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B0 · Pre-show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-10:00 → 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Countdown + resultados del Test en 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Encuesta 1: ¿cuál saboteador te salió?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B1 · La revelación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0:00 → 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El saldo, sin pixelar. Pago del open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Chat: "PRESENTE" + Primera Campana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B2 · Su saboteador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4:00 → 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Lectura de cards del test + contrato del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Juan lee 5 resultados por 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B3 · Tour de la bitácora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8:00 → 15:00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Los 6 campos de una entrada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Encuesta 2: ¿qué registro ANTES de entrar?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B4 · Tres trades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15:00 → 26:00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Ganador bien ejecutado · perdedor bien ejecutado · el día que casi firma el Saboteador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Encuesta 3: ¿cuál fue el MEJOR trade?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B5 · La tesis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26:00 → 31:00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Proceso &gt; resultado. La varianza y la mentira del trade ganador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Chat storm: "¿ganaste con un trade malo?"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B6 · Quiz relámpago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31:00 → 35:00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3 preguntas (día 1 + hoy)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Hasta 20 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B7 · 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35:00 → 41:00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Meta de proceso + Regla #1 anti-saboteador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Encuesta 4: compromiso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B8 · Cliffhanger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41:00 → 45:00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Mañana: la primera letra. El documento de 1 página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Chat final: "NOS VEMOS"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Bdr>
          <w:bottom w:color="0090cc" w:space="4" w:sz="12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e14"/>
          <w:sz w:val="34"/>
          <w:szCs w:val="34"/>
          <w:rtl w:val="0"/>
        </w:rPr>
        <w:t>El guión, minuto a minuto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e1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fb3c8"/>
                <w:sz w:val="15"/>
                <w:szCs w:val="15"/>
                <w:rtl w:val="0"/>
              </w:rPr>
              <w:t>-10:00 → 0:00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>B0 · PRE-SHOW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Countdown + gráfica en vivo de los resultados del Test del Saboteador de la comunidad (se actualiza sola)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f0fa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8a5f"/>
                <w:sz w:val="18"/>
                <w:szCs w:val="18"/>
                <w:rtl w:val="0"/>
              </w:rPr>
              <w:t>⚡ ENCUESTA 1 (ABIERTA DESDE EL MINUTO -10)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>“¿Cuál saboteador te salió en el test?”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A) EL VENGADOR · B) EL EUFÓRICO · C) EL IMPACIENTE · D) EL PARALIZADO · E) No lo he hecho 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 xml:space="preserve">CM en el chat: </w:t>
            </w:r>
            <w:r w:rsidDel="00000000" w:rsidR="00000000" w:rsidRPr="00000000">
              <w:rPr>
                <w:rFonts w:ascii="Calibri" w:cs="Calibri" w:eastAsia="Calibri" w:hAnsi="Calibri"/>
                <w:color w:val="2a2f36"/>
                <w:sz w:val="21"/>
                <w:szCs w:val="21"/>
                <w:rtl w:val="0"/>
              </w:rPr>
              <w:t>“Los que votaron E todavía alcanzan: [link]. Juan lee los resultados más brutales en 10 minutos.”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e1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fb3c8"/>
                <w:sz w:val="15"/>
                <w:szCs w:val="15"/>
                <w:rtl w:val="0"/>
              </w:rPr>
              <w:t>0:00 → 4:00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>B1 · LA REVELACIÓN — el saldo sin pixelar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La misma captura borrosa del cierre de ayer... que se desenfoca en vivo hasta mostrar el saldo real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3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(Sin saludo. La pantalla comparte la plataforma real desde el segundo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“Ayer les prometí algo que ningún educador de este mercado hace.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No vine a hablarles de eso. Vine a hacerlo.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Esta es mi cuenta. Este es el saldo. Hoy. En vivo.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No es una demo. No es una cuenta fondeada de mentiras.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 la cuenta donde está mi dinero, y va a estar abierta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los próximos nueve días — con lo que gane y con lo que pierda.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¿Por qué hago esto? Por una razón muy simple: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este mercado está lleno de gente vendiendo resultados que no existen.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la única vacuna contra eso es la evidencia.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No les pido que me crean. Les pido que MIREN.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Primera Campana pagada — los puntuales ya tienen sus 35 puntos.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Escriban PRESENTE con su ciudad. Hoy hay mucho que ver.”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e1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fb3c8"/>
                <w:sz w:val="15"/>
                <w:szCs w:val="15"/>
                <w:rtl w:val="0"/>
              </w:rPr>
              <w:t>4:00 → 8:00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>B2 · SU SABOTEADOR — la comunidad se reconoce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Gráfica de resultados de la Encuesta 1 + cards destacadas del test publicadas anoche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“Antes de entrar a la cuenta, miren esto. Anoche más de [X] personas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hicieron el test. Y el saboteador dominante de esta comunidad es...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(Revela la gráfica. Comenta el ganador con humor y respeto)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...el [ARQUETIPO]. Interesante. Eso me dice exactamente qué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entrenamiento necesita este grupo — lo van a notar en los próximos días.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Leí sus cards anoche. Algunas me dolieron de familiares: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(Lee 4–5 resultados con nombre: “Andrea, Vengadora, escribió: mi saboteador me hizo perder en una tarde lo de tres meses...”)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contrato de hoy: les voy a mostrar TRES trades de esta cuenta,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documentados. Uno ganador. Uno perdedor. Y uno donde el que casi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opera no era yo. Al final vamos a votar cuál fue el mejor de los tres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les adelanto: el 90% va a votar mal. En el minuto 38, la Regla #1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que me protege desde hace años. No se muevan.”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e1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fb3c8"/>
                <w:sz w:val="15"/>
                <w:szCs w:val="15"/>
                <w:rtl w:val="0"/>
              </w:rPr>
              <w:t>8:00 → 15:00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>B3 · TOUR DE LA BITÁCORA — cómo documenta un profesional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La bitácora real: una entrada completa ampliada, campo por campo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f0fa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8a5f"/>
                <w:sz w:val="18"/>
                <w:szCs w:val="18"/>
                <w:rtl w:val="0"/>
              </w:rPr>
              <w:t>⚡ ENCUESTA 2 (MINUTO 9:00) — SE LANZA ANTES DE MOSTRAR LOS CAMPOS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>“¿Qué crees que registro ANTES de entrar a un trade?”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A) El precio de entrada y 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B) Entrada y stop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C) Entrada, stop, tamaño y razón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D) Todo eso + cómo me siento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a2f36"/>
                <w:sz w:val="21"/>
                <w:szCs w:val="21"/>
                <w:rtl w:val="0"/>
              </w:rPr>
              <w:t>Twist: la respuesta es D — y el campo emocional es el que detecta al saboteador. Quien votó A–C acaba de descubrir su brecha.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“Una entrada de mi bitácora tiene seis campos. Escúchenlos bien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porque esta semana ustedes van a llenar los suyos: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Uno: el PLAN — escenario, entrada, invalidación, riesgo. ANTES de entrar.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Dos: la EJECUCIÓN — qué hice realmente versus qué decía el plan.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Tres: el RESULTADO — números fríos, sin adjetivos.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Cuatro: el CONTEXTO — qué estaba pasando en el mercado y en mi día.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Cinco: el ESTADO — qué sentí antes, durante y después. Sí, se escribe.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Seis: la LECCIÓN — una línea. Qué repito, qué no repito.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campo cinco es el que nadie llena. Y es exactamente donde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tu saboteador deja huellas digitales. “Entré porque llevaba dos días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sin operar” — eso, escrito veinte veces, tiene nombre: Impaciente.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bitácora no es contabilidad. Es un detector de saboteadores.”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e1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fb3c8"/>
                <w:sz w:val="15"/>
                <w:szCs w:val="15"/>
                <w:rtl w:val="0"/>
              </w:rPr>
              <w:t>15:00 → 26:00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>B4 · TRES TRADES — la evidencia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Trade 1 (ganador), Trade 2 (perdedor), Trade 3 (el del Saboteador) — bitácora real en pantalla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8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“TRADE UNO. [Activo], hace [X] semanas. Plan escrito la noche anterior: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escenario, entrada, invalidación clara, riesgo definido. Se dio 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escenario, ejecuté, el mercado pagó. ¿Ven algo heroico aquí? 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Aburrido como una lista de chequeo. Así se ve ganar bien.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TRADE DOS. Pérdida completa hasta la invalidación. Miren el campo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cinco: “tranquilo — el plan contemplaba este escenario”. Perdí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exactamente lo que decidí arriesgar CUANDO estaba lúcido, tres días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antes. El mercado no me quitó nada: yo le pagué el precio de entrada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 una probabilidad. Guarden esta frase: una pérdida planeada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no es un fracaso — es un costo operativo.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TRADE TRES. Este me cuesta mostrarlo. [Fecha]: venía de dos pérdidas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seguidas. Miren lo que escribí en el campo cinco esa mañana: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“ganas de recuperar rápido”. Mi Vengador, despierto y con hambre.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¿Ven este número? Estuve a un clic de triplicar el tamaño de la posición.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 UN CLIC. ¿Qué me detuvo? No mi disciplina. No mi experiencia.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Esta línea del plan: riesgo máximo diario alcanzado = plataforma cerrada.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Una regla escrita por el Juan lúcido del domingo le ganó el pulso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al Vengador del miércoles. ESO es un sistema.”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f0fa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7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8a5f"/>
                <w:sz w:val="18"/>
                <w:szCs w:val="18"/>
                <w:rtl w:val="0"/>
              </w:rPr>
              <w:t>⚡ ENCUESTA 3 (MINUTO 24:00) — LA VOTACIÓN CON TWIST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>“¿Cuál de los tres fue el MEJOR trade?”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A) El ganador — obvio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B) El perdedor que siguió el 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C) El que no se tomó (el del Saboteador)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a2f36"/>
                <w:sz w:val="21"/>
                <w:szCs w:val="21"/>
                <w:rtl w:val="0"/>
              </w:rPr>
              <w:t>Juan: “Los que votaron B y C ya están entendiendo el juego. El mejor trade de mi año fue uno que NO tomé. Si eso te suena raro todavía, quédate — mañana empieza a tener todo el sentido.”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e1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fb3c8"/>
                <w:sz w:val="15"/>
                <w:szCs w:val="15"/>
                <w:rtl w:val="0"/>
              </w:rPr>
              <w:t>26:00 → 31:00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>B5 · LA TESIS — proceso sobre resultado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Slide: “UN TRADE NO TE DICE NADA. CIEN TRADES TE LO DICEN TODO.”</w:t>
      </w: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A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“Aquí va la idea más antinatural de todo el trading — y la más importante: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resultado de UN trade no dice absolutamente nada sobre tu calidad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como operador. Puedes hacer todo mal y ganar. Todo bien y perder.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 muestras cortas, el azar grita y el proceso susurra.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Por eso el casino siempre gana: no porque gane cada mano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pierde manos todo el día — sino porque su proceso tiene ventaja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lo repite un millón de veces sin emocionarse.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Tu saboteador vive de leer resultados: ganó → soy un genio,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perdió → soy un desastre / el mercado está manipulado.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operador profesional lee procesos: ¿seguí mi plan? Sí o 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Lo demás es varianza.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esa es la meta REAL de estos 10 días. No prometerte que vas a ganar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próxima semana — el que te prometa eso, huye. Es cambiarte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marcador: de contar plata diaria a contar decisiones bien tomadas.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plata llega como consecuencia. Siempre llega después.”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f0fa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5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8a5f"/>
                <w:sz w:val="18"/>
                <w:szCs w:val="18"/>
                <w:rtl w:val="0"/>
              </w:rPr>
              <w:t>⚡ CHAT STORM (MINUTO 30:00)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 xml:space="preserve">Juan: </w:t>
            </w:r>
            <w:r w:rsidDel="00000000" w:rsidR="00000000" w:rsidRPr="00000000">
              <w:rPr>
                <w:rFonts w:ascii="Calibri" w:cs="Calibri" w:eastAsia="Calibri" w:hAnsi="Calibri"/>
                <w:color w:val="2a2f36"/>
                <w:sz w:val="21"/>
                <w:szCs w:val="21"/>
                <w:rtl w:val="0"/>
              </w:rPr>
              <w:t>“Confiesen: ¿alguna vez GANARON con un trade horrible — sin plan, pura suerte? Escríbanlo. Ese trade ganador fue el más caro de sus vidas: les enseñó que se puede sin proceso.”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a2f36"/>
                <w:sz w:val="21"/>
                <w:szCs w:val="21"/>
                <w:rtl w:val="0"/>
              </w:rPr>
              <w:t>Juan lee 3–4 y remata: “El peor regalo del mercado es pagarte un error. Apunten esa.”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e1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B9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fb3c8"/>
                <w:sz w:val="15"/>
                <w:szCs w:val="15"/>
                <w:rtl w:val="0"/>
              </w:rPr>
              <w:t>31:00 → 35:00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>B6 · QUIZ RELÁMPAGO — hasta 20 PC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f0fa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C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8a5f"/>
                <w:sz w:val="18"/>
                <w:szCs w:val="18"/>
                <w:rtl w:val="0"/>
              </w:rPr>
              <w:t>⚡ ⚡ PREGUNTA RELÁMPAGO EN CHAT (YOUTUBE LIVE)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 xml:space="preserve">Q1: “¿Cuál es el campo de la bitácora donde el saboteador deja huellas?” </w:t>
            </w:r>
            <w:r w:rsidDel="00000000" w:rsidR="00000000" w:rsidRPr="00000000">
              <w:rPr>
                <w:rFonts w:ascii="Calibri" w:cs="Calibri" w:eastAsia="Calibri" w:hAnsi="Calibri"/>
                <w:color w:val="2a2f36"/>
                <w:sz w:val="21"/>
                <w:szCs w:val="21"/>
                <w:rtl w:val="0"/>
              </w:rPr>
              <w:t>A) El plan · B) El resultado · C) El estado emocional ✓ · D) La lección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 xml:space="preserve">Q2: “Una pérdida que siguió el plan es...” </w:t>
            </w:r>
            <w:r w:rsidDel="00000000" w:rsidR="00000000" w:rsidRPr="00000000">
              <w:rPr>
                <w:rFonts w:ascii="Calibri" w:cs="Calibri" w:eastAsia="Calibri" w:hAnsi="Calibri"/>
                <w:color w:val="2a2f36"/>
                <w:sz w:val="21"/>
                <w:szCs w:val="21"/>
                <w:rtl w:val="0"/>
              </w:rPr>
              <w:t>A) Un fracaso · B) Un costo operativo ✓ · C) Mala suerte · D) Señal de salir del mercado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 xml:space="preserve">Q3: “¿Qué le ganó el pulso al Vengador de Juan en el trade 3?” </w:t>
            </w:r>
            <w:r w:rsidDel="00000000" w:rsidR="00000000" w:rsidRPr="00000000">
              <w:rPr>
                <w:rFonts w:ascii="Calibri" w:cs="Calibri" w:eastAsia="Calibri" w:hAnsi="Calibri"/>
                <w:color w:val="2a2f36"/>
                <w:sz w:val="21"/>
                <w:szCs w:val="21"/>
                <w:rtl w:val="0"/>
              </w:rPr>
              <w:t>A) Su experiencia · B) Su disciplina · C) Una regla escrita con anticipación ✓ · D) Un consejo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a2f36"/>
                <w:sz w:val="21"/>
                <w:szCs w:val="21"/>
                <w:rtl w:val="0"/>
              </w:rPr>
              <w:t>Juan celebra a los primeros en acertar por nombre. El CM registra para el leaderboard.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e1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C2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fb3c8"/>
                <w:sz w:val="15"/>
                <w:szCs w:val="15"/>
                <w:rtl w:val="0"/>
              </w:rPr>
              <w:t>35:00 → 41:00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>B7 · EL ENTRENAMIENTO — meta de proceso + Regla #1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Plantilla del entrenamiento: “MI META DE PROCESO” + “MI REGLA #1” + ejemplos por arquetipo</w:t>
      </w:r>
      <w:r w:rsidDel="00000000" w:rsidR="00000000" w:rsidRPr="00000000">
        <w:rPr>
          <w:rtl w:val="0"/>
        </w:rPr>
      </w:r>
    </w:p>
    <w:tbl>
      <w:tblPr>
        <w:tblStyle w:val="Table2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C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“Su entrenamiento de hoy tiene dos partes y toma diez minutos.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Parte uno: tu META DE PROCESO para estos 10 días. No “ganar $2,000”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eso no depende de ti y tu saboteador lo sabe. Algo como: “asistir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 los 10 lives y completar los 10 entrenamientos”. Eso SÍ depende de ti.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Parte dos: tu REGLA #1 ANTI-SABOTEADOR. Una sola regla, escrita,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diseñada contra TU arquetipo del test. Les doy las cuatro de fábrica: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Vengador: “Después de 2 pérdidas seguidas, cierro la plataforma hasta mañana.”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Eufórico: “Después de 3 ganadoras, el tamaño de mi posición NO sube.”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Impaciente: “Si no está en mi plan escrito de anoche, no existe.”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Paralizado: “Si el plan dice entrada, ejecuto en los primeros 2 minutos.”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Publiquen las dos cosas en la comunidad — 30 Puntos de Control.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háganlo esta noche: la regla que se escribe mañana no protege hoy.”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f0fa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7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8a5f"/>
                <w:sz w:val="18"/>
                <w:szCs w:val="18"/>
                <w:rtl w:val="0"/>
              </w:rPr>
              <w:t>⚡ ENCUESTA 4 — COMPROMISO (MINUTO 40:00)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>“¿Tu Regla #1 va a estar publicada esta noche?”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A) Sí, apenas termine el live · B) Antes de dormir · C) Mañana (mi saboteador votó por mí 😅)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a2f36"/>
                <w:sz w:val="21"/>
                <w:szCs w:val="21"/>
                <w:rtl w:val="0"/>
              </w:rPr>
              <w:t>Juan: “Miren la C... por lo menos ya lo reconocen. Es el primer paso.”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e1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DC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fb3c8"/>
                <w:sz w:val="15"/>
                <w:szCs w:val="15"/>
                <w:rtl w:val="0"/>
              </w:rPr>
              <w:t>41:00 → 45:00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>B8 · EL CLIFFHANGER — el documento de una página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Slide final: una hoja de papel en blanco con un signo de interrogación + “MAÑANA 8:00 P.M.”</w:t>
      </w:r>
      <w:r w:rsidDel="00000000" w:rsidR="00000000" w:rsidRPr="00000000">
        <w:rPr>
          <w:rtl w:val="0"/>
        </w:rPr>
      </w:r>
    </w:p>
    <w:tbl>
      <w:tblPr>
        <w:tblStyle w:val="Table2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E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“Última cosa. Mañana empezamos a entrenar el sistema, letra por letra.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primera letra es la P — y viene con esto: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Les voy a mostrar el documento de UNA página que separa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 los que duran décadas en este negocio de los que desaparecen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 18 meses. Una página. La escribo en vivo, delante de ustedes,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sobre el mercado de mañana.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ojo: mañana también lanzo la misión que puede hacerte famoso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 esta comunidad. Más no digo.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Escriban NOS VEMOS si mañana están a las 8 en punto.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Su tarea de hoy: meta de proceso + Regla #1. 30 puntos.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cuenta queda abierta. El espejo también. Buenas noches.”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40" w:lineRule="auto"/>
        <w:rPr>
          <w:ins w:author="Josué García" w:id="0" w:date="2026-07-30T20:42:52Z"/>
          <w:rFonts w:ascii="Calibri" w:cs="Calibri" w:eastAsia="Calibri" w:hAnsi="Calibri"/>
          <w:color w:val="2a2f36"/>
          <w:sz w:val="8"/>
          <w:szCs w:val="8"/>
        </w:rPr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EF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F0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F1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F2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F3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F4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F5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F6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F7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F8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F9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FA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FB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FC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FD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FE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FF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00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01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02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03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04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05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06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07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08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09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0A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0B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0C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0D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0E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0F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10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11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12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13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14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15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16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17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18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19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1A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1B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1C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1D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1E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1F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20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21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22">
      <w:pPr>
        <w:spacing w:after="40" w:lineRule="auto"/>
        <w:rPr>
          <w:ins w:author="Josué García" w:id="0" w:date="2026-07-30T20:42:52Z"/>
          <w:sz w:val="8"/>
          <w:szCs w:val="8"/>
          <w:rPrChange w:author="Josué García" w:id="1" w:date="2026-07-30T20:42:52Z">
            <w:rPr>
              <w:rFonts w:ascii="Calibri" w:cs="Calibri" w:eastAsia="Calibri" w:hAnsi="Calibri"/>
              <w:color w:val="2a2f36"/>
              <w:sz w:val="8"/>
              <w:szCs w:val="8"/>
            </w:rPr>
          </w:rPrChange>
        </w:rPr>
      </w:pPr>
      <w:ins w:author="Josué García" w:id="0" w:date="2026-07-30T20:42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23">
      <w:pPr>
        <w:spacing w:after="40" w:lineRule="auto"/>
        <w:rPr>
          <w:sz w:val="8"/>
          <w:szCs w:val="8"/>
          <w:rPrChange w:author="Josué García" w:id="1" w:date="2026-07-30T20:42:52Z">
            <w:rPr/>
          </w:rPrChange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a2f36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a2f3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